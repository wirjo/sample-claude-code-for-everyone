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ACME BANK</w:t>
      </w:r>
    </w:p>
    <w:p>
      <w:pPr>
        <w:spacing w:after="240"/>
        <w:jc w:val="center"/>
      </w:pPr>
      <w:r>
        <w:rPr>
          <w:sz w:val="22"/>
          <w:szCs w:val="22"/>
        </w:rPr>
        <w:t xml:space="preserve">Customer Service Department</w:t>
      </w:r>
    </w:p>
    <w:p>
      <w:pPr>
        <w:spacing w:after="240"/>
      </w:pPr>
      <w:r>
        <w:rPr>
          <w:sz w:val="22"/>
          <w:szCs w:val="22"/>
        </w:rPr>
        <w:t xml:space="preserve">February 23, 2026</w:t>
      </w:r>
    </w:p>
    <w:p>
      <w:pPr>
        <w:spacing w:after="240"/>
      </w:pPr>
      <w:r>
        <w:rPr>
          <w:sz w:val="22"/>
          <w:szCs w:val="22"/>
        </w:rPr>
        <w:t>Robert Chen
456 Oak Avenue
New York, NY 10001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Re: Dispute Investigation - Account ****-5432</w:t>
      </w:r>
    </w:p>
    <w:p>
      <w:pPr>
        <w:spacing w:after="180"/>
      </w:pPr>
      <w:r>
        <w:rPr>
          <w:sz w:val="22"/>
          <w:szCs w:val="22"/>
        </w:rPr>
        <w:t xml:space="preserve">Dear Mr. Chen,</w:t>
      </w:r>
    </w:p>
    <w:p>
      <w:pPr>
        <w:spacing w:after="180"/>
      </w:pPr>
      <w:r>
        <w:rPr>
          <w:sz w:val="22"/>
          <w:szCs w:val="22"/>
        </w:rPr>
        <w:t xml:space="preserve">Thank you for contacting us regarding the unauthorized transactions on your account. We have completed our investigation of your dispute claim filed on February 20, 2026.</w:t>
      </w:r>
    </w:p>
    <w:p>
      <w:pPr>
        <w:spacing w:after="180"/>
      </w:pPr>
      <w:r>
        <w:rPr>
          <w:sz w:val="22"/>
          <w:szCs w:val="22"/>
        </w:rPr>
        <w:t xml:space="preserve">After reviewing the transaction history, we have identified four transactions that occurred outside your normal spending patterns:</w:t>
      </w:r>
    </w:p>
    <w:p>
      <w:pPr>
        <w:spacing w:after="180"/>
      </w:pPr>
      <w:r>
        <w:rPr>
          <w:sz w:val="22"/>
          <w:szCs w:val="22"/>
        </w:rPr>
        <w:t>• February 15, 2:15 AM - Online Gaming: $299.99
• February 15, 2:47 AM - Electronics Store: $847.50
• February 16, 1:33 AM - Subscription Service: $29.99
• February 16, 3:18 AM - Online Retailer: $70.36</w:t>
      </w:r>
    </w:p>
    <w:p>
      <w:pPr>
        <w:spacing w:after="180"/>
      </w:pPr>
      <w:commentRangeStart w:id="0"/>
      <w:r>
        <w:rPr>
          <w:sz w:val="22"/>
          <w:szCs w:val="22"/>
        </w:rPr>
        <w:t xml:space="preserve">The total amount of $</w:t>
      </w:r>
      <w:del w:id="1" w:author="Compliance - Sarah M." w:date="2026-02-23T14:30:00Z">
        <w:r>
          <w:rPr>
            <w:sz w:val="22"/>
            <w:szCs w:val="22"/>
          </w:rPr>
          <w:delText>1,247.84</w:delText>
        </w:r>
      </w:del>
      <w:ins w:id="2" w:author="Compliance - Sarah M." w:date="2026-02-23T14:30:00Z">
        <w:r>
          <w:rPr>
            <w:sz w:val="22"/>
            <w:szCs w:val="22"/>
          </w:rPr>
          <w:t>1,247.85</w:t>
        </w:r>
      </w:ins>
      <w:commentRangeEnd w:id="0"/>
      <w:r>
        <w:rPr>
          <w:rStyle w:val="CommentReference"/>
        </w:rPr>
        <w:commentReference w:id="0"/>
      </w:r>
      <w:r>
        <w:rPr>
          <w:sz w:val="22"/>
          <w:szCs w:val="22"/>
        </w:rPr>
        <w:t xml:space="preserve"> has been credited back to your account. Please allow 3-5 business days for the credit to appear on your statement.</w:t>
      </w:r>
    </w:p>
    <w:p>
      <w:pPr>
        <w:spacing w:after="180"/>
      </w:pPr>
      <w:commentRangeStart w:id="1"/>
      <w:r>
        <w:rPr>
          <w:sz w:val="22"/>
          <w:szCs w:val="22"/>
        </w:rPr>
        <w:t xml:space="preserve">We have cancelled your current debit card and a replacement card will arrive within 7-10 business days.</w:t>
      </w:r>
      <w:commentRangeEnd w:id="1"/>
      <w:r>
        <w:rPr>
          <w:rStyle w:val="CommentReference"/>
        </w:rPr>
        <w:commentReference w:id="1"/>
      </w:r>
      <w:r>
        <w:rPr>
          <w:sz w:val="22"/>
          <w:szCs w:val="22"/>
        </w:rPr>
        <w:t xml:space="preserve"> For your security, we recommend reviewing your recent statements and updating your online banking password.</w:t>
      </w:r>
    </w:p>
    <w:p>
      <w:pPr>
        <w:spacing w:after="240"/>
      </w:pPr>
      <w:r>
        <w:rPr>
          <w:sz w:val="22"/>
          <w:szCs w:val="22"/>
        </w:rPr>
        <w:t xml:space="preserve">If you have any questions or concerns, please contact our Customer Service team at 1-800-555-0100.</w:t>
      </w:r>
    </w:p>
    <w:p>
      <w:pPr>
        <w:spacing w:after="120"/>
      </w:pPr>
      <w:r>
        <w:rPr>
          <w:sz w:val="22"/>
          <w:szCs w:val="22"/>
        </w:rPr>
        <w:t xml:space="preserve">Sincerely,</w:t>
      </w:r>
    </w:p>
    <w:p>
      <w:r>
        <w:rPr>
          <w:sz w:val="22"/>
          <w:szCs w:val="22"/>
        </w:rPr>
        <w:t>Jennifer Martinez
Customer Service Representative
ACME Bank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author="Compliance - Sarah M." w:date="2026-02-23T18:03:20Z" w:initials="C">
    <w:p w14:paraId="6F7CAE87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Please verify this amount matches the transaction total in the spreadsheet. I calculated ,247.85, not ,247.84.</w:t>
      </w:r>
    </w:p>
  </w:comment>
  <w:comment w:id="1" w:author="Compliance - Sarah M." w:date="2026-02-23T18:03:26Z" w:initials="C">
    <w:p w14:paraId="18B8D28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Should we mention that we’ve filed a fraud report with the card network? This is standard procedure.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F7CAE87" w15:done="0"/>
  <w15:commentEx w15:paraId="18B8D2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2EE79676" w16cex:dateUtc="2026-02-23T18:03:20Z"/>
  <w16cex:commentExtensible w16cex:durableId="044D427E" w16cex:dateUtc="2026-02-23T18:03:26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F7CAE87" w16cid:durableId="2EE79676"/>
  <w16cid:commentId w16cid:paraId="18B8D288" w16cid:durableId="044D427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microsoft.com/office/2011/relationships/commentsExtended" Target="commentsExtended.xml"/><Relationship Id="rId8" Type="http://schemas.microsoft.com/office/2016/09/relationships/commentsExtensible" Target="commentsExtensible.xml"/><Relationship Id="rId9" Type="http://schemas.microsoft.com/office/2016/09/relationships/commentsIds" Target="commentsId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2026-02-23T18:02:56.714Z</dcterms:created>
  <dcterms:modified xsi:type="dcterms:W3CDTF">2026-02-23T18:02:56.717Z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